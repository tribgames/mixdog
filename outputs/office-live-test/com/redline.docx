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FEF0C" w14:textId="7889472F" w:rsidR="00281485" w:rsidRDefault="00281485" w:rsidP="00281485">
      <w:r>
        <w:t xml:space="preserve">2분기 영업이익은 86억 </w:t>
      </w:r>
      <w:ins w:id="0" w:author="재무검토" w:date="2026-09-23T17:23:00Z" w16du:dateUtc="2026-09-23T08:23:00Z">
        <w:r>
          <w:rPr>
            <w:rFonts w:hint="eastAsia"/>
          </w:rPr>
          <w:t>원</w:t>
        </w:r>
        <w:r>
          <w:t>(잠정)으로</w:t>
        </w:r>
      </w:ins>
      <w:del w:id="1" w:author="재무검토" w:date="2026-09-23T17:23:00Z" w16du:dateUtc="2026-09-23T08:23:00Z">
        <w:r w:rsidDel="00281485">
          <w:delText>원으로</w:delText>
        </w:r>
      </w:del>
      <w:r>
        <w:t xml:space="preserve"> 돌아섰고, 비용은 </w:t>
      </w:r>
      <w:ins w:id="2" w:author="재무검토" w:date="2026-09-23T17:23:00Z" w16du:dateUtc="2026-09-23T08:23:00Z">
        <w:r>
          <w:t>21.6%</w:t>
        </w:r>
      </w:ins>
      <w:del w:id="3" w:author="재무검토" w:date="2026-09-23T17:23:00Z" w16du:dateUtc="2026-09-23T08:23:00Z">
        <w:r w:rsidDel="00281485">
          <w:delText>22%</w:delText>
        </w:r>
      </w:del>
      <w:r>
        <w:t xml:space="preserve"> 낮아졌습니다.</w:t>
      </w:r>
    </w:p>
    <w:p w14:paraId="087196C8" w14:textId="232C3668" w:rsidR="00871F0A" w:rsidRDefault="00871F0A"/>
    <w:sectPr w:rsidR="00871F0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93075" w14:textId="77777777" w:rsidR="00923026" w:rsidRDefault="00923026" w:rsidP="00281485">
      <w:pPr>
        <w:spacing w:after="0"/>
      </w:pPr>
      <w:r>
        <w:separator/>
      </w:r>
    </w:p>
  </w:endnote>
  <w:endnote w:type="continuationSeparator" w:id="0">
    <w:p w14:paraId="1E94CA47" w14:textId="77777777" w:rsidR="00923026" w:rsidRDefault="00923026" w:rsidP="0028148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86756" w14:textId="77777777" w:rsidR="00281485" w:rsidRDefault="00281485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E2943" w14:textId="77777777" w:rsidR="00281485" w:rsidRDefault="00281485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15CA7" w14:textId="77777777" w:rsidR="00281485" w:rsidRDefault="0028148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19235" w14:textId="77777777" w:rsidR="00923026" w:rsidRDefault="00923026" w:rsidP="00281485">
      <w:pPr>
        <w:spacing w:after="0"/>
      </w:pPr>
      <w:r>
        <w:separator/>
      </w:r>
    </w:p>
  </w:footnote>
  <w:footnote w:type="continuationSeparator" w:id="0">
    <w:p w14:paraId="3F6CEFB7" w14:textId="77777777" w:rsidR="00923026" w:rsidRDefault="00923026" w:rsidP="0028148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3FD53" w14:textId="77777777" w:rsidR="00281485" w:rsidRDefault="00281485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823CD" w14:textId="77777777" w:rsidR="00281485" w:rsidRDefault="00281485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E4C65" w14:textId="77777777" w:rsidR="00281485" w:rsidRDefault="00281485">
    <w:pPr>
      <w:pStyle w:val="aa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재무검토">
    <w15:presenceInfo w15:providerId="None" w15:userId="재무검토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trackRevisions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F0A"/>
    <w:rsid w:val="00281485"/>
    <w:rsid w:val="00871F0A"/>
    <w:rsid w:val="00923026"/>
    <w:rsid w:val="00FB2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956A5"/>
  <w15:chartTrackingRefBased/>
  <w15:docId w15:val="{79DE7C36-B413-4338-B98C-91BF4DCE2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71F0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71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71F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71F0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71F0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71F0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71F0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71F0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71F0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71F0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71F0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71F0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71F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71F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71F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71F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71F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71F0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71F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71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71F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71F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71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71F0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71F0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71F0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71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71F0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71F0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28148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281485"/>
  </w:style>
  <w:style w:type="paragraph" w:styleId="ab">
    <w:name w:val="footer"/>
    <w:basedOn w:val="a"/>
    <w:link w:val="Char4"/>
    <w:uiPriority w:val="99"/>
    <w:unhideWhenUsed/>
    <w:rsid w:val="0028148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281485"/>
  </w:style>
  <w:style w:type="paragraph" w:styleId="ac">
    <w:name w:val="Revision"/>
    <w:hidden/>
    <w:uiPriority w:val="99"/>
    <w:semiHidden/>
    <w:rsid w:val="00281485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재무검토</dc:creator>
  <cp:keywords/>
  <dc:description/>
  <cp:lastModifiedBy>재무검토</cp:lastModifiedBy>
  <cp:revision>2</cp:revision>
  <dcterms:created xsi:type="dcterms:W3CDTF">2026-09-23T08:23:00Z</dcterms:created>
  <dcterms:modified xsi:type="dcterms:W3CDTF">2026-09-23T08:23:00Z</dcterms:modified>
</cp:coreProperties>
</file>