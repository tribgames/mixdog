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rFonts w:ascii="Noto Sans" w:hAnsi="Noto Sans" w:eastAsia="Noto Sans KR"/>
          <w:b w:val="1"/>
          <w:color w:val="533AFD"/>
          <w:sz w:val="19"/>
          <w:szCs w:val="19"/>
        </w:rPr>
        <w:t>ANNUAL LETTER · 2026</w:t>
      </w:r>
    </w:p>
    <w:p>
      <w:pPr>
        <w:pStyle w:val="Title"/>
        <w:spacing w:after="160" w:line="680" w:lineRule="atLeast"/>
        <w:jc w:val="left"/>
      </w:pPr>
      <w:r>
        <w:rPr>
          <w:rFonts w:ascii="Noto Sans" w:hAnsi="Noto Sans" w:eastAsia="Noto Sans KR"/>
          <w:b w:val="1"/>
          <w:color w:val="0A2540"/>
          <w:sz w:val="52"/>
          <w:szCs w:val="52"/>
        </w:rPr>
        <w:t>더 쉬운 금융이 더 많은 사람에게 닿았다</w:t>
      </w:r>
    </w:p>
    <w:p>
      <w:pPr>
        <w:spacing w:after="160"/>
      </w:pPr>
      <w:r>
        <w:rPr>
          <w:rFonts w:ascii="Noto Sans" w:hAnsi="Noto Sans" w:eastAsia="Noto Sans KR"/>
          <w:color w:val="374151"/>
          <w:sz w:val="26"/>
          <w:szCs w:val="26"/>
        </w:rPr>
        <w:t>모아페이 주주와 사용자에게 보내는 2026년 상반기 편지</w:t>
      </w:r>
    </w:p>
    <w:p>
      <w:pPr>
        <w:spacing w:after="0"/>
      </w:pPr>
      <w:r>
        <w:rPr>
          <w:rFonts w:ascii="Noto Sans" w:hAnsi="Noto Sans" w:eastAsia="Noto Sans KR"/>
          <w:color w:val="6B7280"/>
          <w:sz w:val="19"/>
          <w:szCs w:val="19"/>
        </w:rPr>
        <w:t>2026년 9월 · 대표 김하늘</w:t>
      </w:r>
    </w:p>
    <w:p>
      <w:pPr>
        <w:pBdr>
          <w:bottom w:val="single" w:sz="8" w:space="1" w:color="533AFD"/>
        </w:pBdr>
        <w:spacing w:after="360"/>
      </w:pPr>
      <w:r>
        <w:t/>
      </w:r>
    </w:p>
    <w:tbl>
      <w:tblPr>
        <w:tblW w:w="0" w:type="auto"/>
        <w:tblBorders>
          <w:bottom w:val="single" w:sz="4" w:space="0" w:color="C9CED6"/>
        </w:tblBorders>
      </w:tblPr>
      <w:tblGrid>
        <w:gridCol/>
        <w:gridCol/>
        <w:gridCol/>
      </w:tblGrid>
      <w:tr>
        <w:tc>
          <w:tcPr>
            <w:vAlign w:val="bottom"/>
          </w:tcPr>
          <w:p>
            <w:pPr>
              <w:spacing w:line="572" w:lineRule="atLeast"/>
              <w:jc w:val="left"/>
            </w:pPr>
            <w:r>
              <w:rPr>
                <w:rFonts w:ascii="Arial" w:hAnsi="Arial" w:cs="Arial" w:eastAsia="Noto Sans KR"/>
                <w:color w:val="533AFD"/>
                <w:sz w:val="44"/>
                <w:szCs w:val="44"/>
              </w:rPr>
              <w:t>1,420만</w:t>
            </w:r>
          </w:p>
        </w:tc>
        <w:tc>
          <w:tcPr>
            <w:vAlign w:val="bottom"/>
          </w:tcPr>
          <w:p>
            <w:pPr>
              <w:spacing w:line="572" w:lineRule="atLeast"/>
              <w:jc w:val="left"/>
            </w:pPr>
            <w:r>
              <w:rPr>
                <w:rFonts w:ascii="Arial" w:hAnsi="Arial" w:cs="Arial" w:eastAsia="Noto Sans KR"/>
                <w:color w:val="533AFD"/>
                <w:sz w:val="44"/>
                <w:szCs w:val="44"/>
              </w:rPr>
              <w:t>38.2조</w:t>
            </w:r>
          </w:p>
        </w:tc>
        <w:tc>
          <w:tcPr>
            <w:vAlign w:val="bottom"/>
          </w:tcPr>
          <w:p>
            <w:pPr>
              <w:spacing w:line="572" w:lineRule="atLeast"/>
              <w:jc w:val="left"/>
            </w:pPr>
            <w:r>
              <w:rPr>
                <w:rFonts w:ascii="Arial" w:hAnsi="Arial" w:cs="Arial" w:eastAsia="Noto Sans KR"/>
                <w:color w:val="533AFD"/>
                <w:sz w:val="44"/>
                <w:szCs w:val="44"/>
              </w:rPr>
              <w:t>86억</w:t>
            </w:r>
          </w:p>
        </w:tc>
      </w:tr>
      <w:tr>
        <w:tc>
          <w:tcPr>
            <w:vAlign w:val="bottom"/>
          </w:tcPr>
          <w:p>
            <w:pPr>
              <w:spacing w:line="234" w:lineRule="atLeast"/>
              <w:jc w:val="left"/>
            </w:pPr>
            <w:r>
              <w:rPr>
                <w:rFonts w:ascii="Arial" w:hAnsi="Arial" w:cs="Arial" w:eastAsia="Noto Sans KR"/>
                <w:color w:val="6B7280"/>
                <w:sz w:val="18"/>
                <w:szCs w:val="18"/>
              </w:rPr>
              <w:t>월간 활성 사용자</w:t>
            </w:r>
          </w:p>
        </w:tc>
        <w:tc>
          <w:tcPr>
            <w:vAlign w:val="bottom"/>
          </w:tcPr>
          <w:p>
            <w:pPr>
              <w:spacing w:line="234" w:lineRule="atLeast"/>
              <w:jc w:val="left"/>
            </w:pPr>
            <w:r>
              <w:rPr>
                <w:rFonts w:ascii="Arial" w:hAnsi="Arial" w:cs="Arial" w:eastAsia="Noto Sans KR"/>
                <w:color w:val="6B7280"/>
                <w:sz w:val="18"/>
                <w:szCs w:val="18"/>
              </w:rPr>
              <w:t>연간 거래액</w:t>
            </w:r>
          </w:p>
        </w:tc>
        <w:tc>
          <w:tcPr>
            <w:vAlign w:val="bottom"/>
          </w:tcPr>
          <w:p>
            <w:pPr>
              <w:spacing w:line="234" w:lineRule="atLeast"/>
              <w:jc w:val="left"/>
            </w:pPr>
            <w:r>
              <w:rPr>
                <w:rFonts w:ascii="Arial" w:hAnsi="Arial" w:cs="Arial" w:eastAsia="Noto Sans KR"/>
                <w:color w:val="6B7280"/>
                <w:sz w:val="18"/>
                <w:szCs w:val="18"/>
              </w:rPr>
              <w:t>2분기 영업이익</w:t>
            </w:r>
          </w:p>
        </w:tc>
      </w:tr>
    </w:tbl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1. 요약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 xml:space="preserve">올해 상반기 모아페이는 처음으로 분기 영업이익을 냈습니다. 2분기 영업이익은 86억 </w:t>
      </w:r>
      <w:del w:id="1" w:author="재무검토" w:date="2026-09-23T08:20:24Z">
        <w:r>
          <w:rPr>
            <w:rFonts w:ascii="Noto Sans" w:hAnsi="Noto Sans" w:eastAsia="Noto Sans KR"/>
            <w:color w:val="425466"/>
            <w:sz w:val="21"/>
            <w:szCs w:val="21"/>
          </w:rPr>
          <w:delText xml:space="preserve">원으로</w:delText>
        </w:r>
      </w:del>
      <w:ins w:id="2" w:author="재무검토" w:date="2026-09-23T08:20:24Z">
        <w:r>
          <w:rPr>
            <w:rFonts w:ascii="Noto Sans" w:hAnsi="Noto Sans" w:eastAsia="Noto Sans KR"/>
            <w:color w:val="425466"/>
            <w:sz w:val="21"/>
            <w:szCs w:val="21"/>
          </w:rPr>
          <w:t xml:space="preserve">원(잠정)으로</w:t>
        </w:r>
      </w:ins>
      <w:r>
        <w:rPr>
          <w:rFonts w:ascii="Noto Sans" w:hAnsi="Noto Sans" w:eastAsia="Noto Sans KR"/>
          <w:color w:val="425466"/>
          <w:sz w:val="21"/>
          <w:szCs w:val="21"/>
        </w:rPr>
        <w:t xml:space="preserve">, 1년 전 182억 원의 손실에서 돌아섰습니다. 새로운 사업을 더한 결과가 아니라, 송금으로 들어온 사용자가 결제와 대출로 자연스럽게 이어진 결과입니다.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 xml:space="preserve">우리는 광고로 사용자를 사지 않았습니다. 신규 사용자의 64%는 지인이 보낸 송금 링크로 들어왔고, 사용자 획득 비용은 전년보다 </w:t>
      </w:r>
      <w:del w:id="3" w:author="재무검토" w:date="2026-09-23T08:20:24Z">
        <w:r>
          <w:rPr>
            <w:rFonts w:ascii="Noto Sans" w:hAnsi="Noto Sans" w:eastAsia="Noto Sans KR"/>
            <w:color w:val="425466"/>
            <w:sz w:val="21"/>
            <w:szCs w:val="21"/>
          </w:rPr>
          <w:delText xml:space="preserve">22%</w:delText>
        </w:r>
      </w:del>
      <w:ins w:id="4" w:author="재무검토" w:date="2026-09-23T08:20:24Z">
        <w:r>
          <w:rPr>
            <w:rFonts w:ascii="Noto Sans" w:hAnsi="Noto Sans" w:eastAsia="Noto Sans KR"/>
            <w:color w:val="425466"/>
            <w:sz w:val="21"/>
            <w:szCs w:val="21"/>
          </w:rPr>
          <w:t xml:space="preserve">21.6%</w:t>
        </w:r>
      </w:ins>
      <w:r>
        <w:rPr>
          <w:rFonts w:ascii="Noto Sans" w:hAnsi="Noto Sans" w:eastAsia="Noto Sans KR"/>
          <w:color w:val="425466"/>
          <w:sz w:val="21"/>
          <w:szCs w:val="21"/>
        </w:rPr>
        <w:t xml:space="preserve"> 낮아졌습니다.</w:t>
      </w:r>
    </w:p>
    <w:p>
      <w:pPr>
        <w:pBdr>
          <w:left w:val="single" w:sz="12" w:space="4" w:color="533AFD"/>
        </w:pBdr>
        <w:shd w:val="clear" w:color="auto" w:fill="F1EEFF"/>
        <w:spacing w:before="120" w:after="40"/>
        <w:ind w:left="240" w:right="240"/>
      </w:pPr>
      <w:r>
        <w:rPr>
          <w:rFonts w:ascii="Noto Sans" w:hAnsi="Noto Sans" w:eastAsia="Noto Sans KR"/>
          <w:b w:val="1"/>
          <w:color w:val="533AFD"/>
          <w:sz w:val="17"/>
          <w:szCs w:val="17"/>
        </w:rPr>
        <w:t>핵심</w:t>
      </w:r>
    </w:p>
    <w:p>
      <w:pPr>
        <w:pBdr>
          <w:left w:val="single" w:sz="12" w:space="4" w:color="533AFD"/>
        </w:pBdr>
        <w:shd w:val="clear" w:color="auto" w:fill="F1EEFF"/>
        <w:spacing w:after="240" w:line="360" w:lineRule="atLeast"/>
        <w:ind w:left="240" w:right="240"/>
      </w:pPr>
      <w:r>
        <w:rPr>
          <w:rFonts w:ascii="Noto Sans" w:hAnsi="Noto Sans" w:eastAsia="Noto Sans KR"/>
          <w:color w:val="0A2540"/>
          <w:sz w:val="21"/>
          <w:szCs w:val="21"/>
        </w:rPr>
        <w:t xml:space="preserve">사용자 한 명이 벌어 오는 가치가 획득 비용의 </w:t>
      </w:r>
      <w:commentRangeStart w:id="1"/>
      <w:r>
        <w:rPr>
          <w:rFonts w:ascii="Noto Sans" w:hAnsi="Noto Sans" w:eastAsia="Noto Sans KR"/>
          <w:color w:val="0A2540"/>
          <w:sz w:val="21"/>
          <w:szCs w:val="21"/>
        </w:rPr>
        <w:t xml:space="preserve">4.2배</w:t>
      </w:r>
      <w:commentRangeEnd w:id="1"/>
      <w:r>
        <w:commentReference w:id="1"/>
      </w:r>
      <w:r>
        <w:rPr>
          <w:rFonts w:ascii="Noto Sans" w:hAnsi="Noto Sans" w:eastAsia="Noto Sans KR"/>
          <w:color w:val="0A2540"/>
          <w:sz w:val="21"/>
          <w:szCs w:val="21"/>
        </w:rPr>
        <w:t xml:space="preserve">에 이르렀습니다. 다음 18개월은 이 구조를 결제와 대출로 넓히는 데 씁니다.</w:t>
      </w:r>
    </w:p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2. 사용자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월간 활성 사용자는 5년 연속 두 자릿수로 늘었습니다. 2021년 410만 명이던 사용자는 올해 상반기 1,420만 명이 되었습니다.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</w:tblPr>
      <w:tblGrid>
        <w:gridCol w:w="2600"/>
        <w:gridCol w:w="2000"/>
        <w:gridCol w:w="2000"/>
        <w:gridCol w:w="2420"/>
      </w:tblGrid>
      <w:tr>
        <w:trPr>
          <w:tblHeader/>
        </w:trP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연도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MAU (만 명)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증가율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신규 유입 중 송금 링크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2021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410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—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41%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2022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620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51.2%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47%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2023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830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33.9%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53%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2024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1,040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25.3%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58%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1,260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21.2%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61%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2026 상반기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1,420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12.7%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64%</w:t>
            </w:r>
          </w:p>
        </w:tc>
      </w:tr>
    </w:tbl>
    <w:p>
      <w:pPr>
        <w:spacing w:before="80" w:after="280"/>
      </w:pPr>
      <w:r>
        <w:rPr>
          <w:rFonts w:ascii="Noto Sans" w:hAnsi="Noto Sans" w:eastAsia="Noto Sans KR"/>
          <w:color w:val="6B7280"/>
          <w:sz w:val="18"/>
          <w:szCs w:val="18"/>
        </w:rPr>
        <w:t>표 1. 연도별 월간 활성 사용자. 출처: 모아페이 내부 집계 (예시 수치)</w:t>
      </w:r>
    </w:p>
    <w:p>
      <w:pPr>
        <w:pStyle w:val="Heading2"/>
        <w:keepNext w:val="1"/>
        <w:spacing w:before="240" w:after="80"/>
      </w:pPr>
      <w:r>
        <w:rPr>
          <w:rFonts w:ascii="Noto Sans" w:hAnsi="Noto Sans" w:eastAsia="Noto Sans KR"/>
          <w:b w:val="1"/>
          <w:color w:val="0A2540"/>
          <w:sz w:val="25"/>
          <w:szCs w:val="25"/>
        </w:rPr>
        <w:t>2.1 왜 송금인가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송금은 두 사람을 동시에 부릅니다. 받는 사람은 앱이 없어도 돈을 받을 수 있고, 그 순간이 첫 경험이 됩니다. 송금 사용자의 48%가 90일 안에 두 번째 서비스를 씁니다.</w:t>
      </w:r>
    </w:p>
    <w:p>
      <w:pPr>
        <w:pBdr>
          <w:left w:val="single" w:sz="16" w:space="4" w:color="533AFD"/>
        </w:pBdr>
        <w:spacing w:before="120" w:after="40" w:line="400" w:lineRule="atLeast"/>
        <w:ind w:left="320"/>
      </w:pPr>
      <w:r>
        <w:rPr>
          <w:rFonts w:ascii="Noto Sans" w:hAnsi="Noto Sans" w:eastAsia="Noto Sans KR"/>
          <w:color w:val="1F2937"/>
          <w:sz w:val="25"/>
          <w:szCs w:val="25"/>
        </w:rPr>
        <w:t>송금 버튼을 누르는 순간이 금융을 처음 믿게 되는 순간입니다.</w:t>
      </w:r>
    </w:p>
    <w:p>
      <w:pPr>
        <w:spacing w:after="240"/>
        <w:ind w:left="320"/>
      </w:pPr>
      <w:r>
        <w:rPr>
          <w:rFonts w:ascii="Noto Sans" w:hAnsi="Noto Sans" w:eastAsia="Noto Sans KR"/>
          <w:color w:val="6B7280"/>
          <w:sz w:val="18"/>
          <w:szCs w:val="18"/>
        </w:rPr>
        <w:t>— 사용자 인터뷰, 2026년 5월</w:t>
      </w:r>
    </w:p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3. 수익성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매출은 여섯 분기 동안 1,480억 원에서 2,150억 원으로 늘었고, 같은 기간 영업손익은 182억 원 손실에서 86억 원 이익으로 바뀌었습니다.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</w:tblPr>
      <w:tblGrid>
        <w:gridCol w:w="2600"/>
        <w:gridCol w:w="2000"/>
        <w:gridCol w:w="2420"/>
        <w:gridCol w:w="2000"/>
      </w:tblGrid>
      <w:tr>
        <w:trPr>
          <w:tblHeader/>
        </w:trP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매출 (억 원)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영업손익 (억 원)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영업이익률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1분기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1,480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-182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-12.3%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2분기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1,560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-140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-9.0%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3분기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1,690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-96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-5.7%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4분기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1,820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-41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-2.3%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2026년 1분기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1,970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-12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-0.6%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2026년 2분기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2,150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86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4.0%</w:t>
            </w:r>
          </w:p>
        </w:tc>
      </w:tr>
    </w:tbl>
    <w:p>
      <w:pPr>
        <w:spacing w:before="80" w:after="280"/>
      </w:pPr>
      <w:r>
        <w:rPr>
          <w:rFonts w:ascii="Noto Sans" w:hAnsi="Noto Sans" w:eastAsia="Noto Sans KR"/>
          <w:color w:val="6B7280"/>
          <w:sz w:val="18"/>
          <w:szCs w:val="18"/>
        </w:rPr>
        <w:t>표 2. 분기 실적. 출처: 모아페이 분기 실적 (예시 수치)</w:t>
      </w:r>
    </w:p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4. 다음 18개월</w:t>
      </w:r>
    </w:p>
    <w:p>
      <w:pPr>
        <w:pStyle w:val="ListParagraph"/>
        <w:numPr>
          <w:ilvl w:val="0"/>
          <w:numId w:val="1"/>
        </w:numPr>
        <w:spacing w:after="8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오프라인 가맹점 30만 곳으로 결제를 넓힙니다.</w:t>
      </w:r>
    </w:p>
    <w:p>
      <w:pPr>
        <w:pStyle w:val="ListParagraph"/>
        <w:numPr>
          <w:ilvl w:val="0"/>
          <w:numId w:val="1"/>
        </w:numPr>
        <w:spacing w:after="8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대환대출 자동 비교와 중금리 자체 심사 모델을 내놓습니다.</w:t>
      </w:r>
    </w:p>
    <w:p>
      <w:pPr>
        <w:pStyle w:val="ListParagraph"/>
        <w:numPr>
          <w:ilvl w:val="0"/>
          <w:numId w:val="1"/>
        </w:numPr>
        <w:spacing w:after="24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일본과 베트남으로 송금을 엽니다.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우리가 처음 약속한 것은 금융을 쉽게 만드는 일이었습니다. 그 약속이 이제 숫자로도 증명되기 시작했습니다. 늘 믿어 주셔서 감사합니다.</w:t>
      </w:r>
    </w:p>
    <w:p>
      <w:pPr>
        <w:spacing w:before="160"/>
      </w:pPr>
      <w:r>
        <w:rPr>
          <w:rFonts w:ascii="Noto Sans" w:hAnsi="Noto Sans" w:eastAsia="Noto Sans KR"/>
          <w:b w:val="1"/>
          <w:color w:val="0A2540"/>
          <w:sz w:val="21"/>
          <w:szCs w:val="21"/>
        </w:rPr>
        <w:t>김하늘 드림</w:t>
      </w:r>
    </w:p>
    <w:sectPr>
      <w:footerReference w:type="default" r:id="rId4"/>
      <w:headerReference w:type="default" r:id="rId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재무검토" w:date="2026-09-23T08:20:24Z" w:initials="MD">
    <w:p xmlns:w14="http://schemas.microsoft.com/office/word/2010/wordml" w14:paraId="10000001">
      <w:r>
        <w:t>LTV 산식(12개월 기준)을 각주로 밝혀 주세요.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</w15:commentsEx>
</file>

<file path=word/commentsExtensible.xml><?xml version="1.0" encoding="utf-8"?>
<w16cex:commentsExtensible xmlns:w16cex="http://schemas.microsoft.com/office/word/2018/wordml/cex" xmlns:mc="http://schemas.openxmlformats.org/markup-compatibility/2006" mc:Ignorable="w16cex">
  <w16cex:commentExtensible w16cex:durableId="3E3779B2" w16cex:dateUtc="2026-09-23T08:20:24Z"/>
</w16cex:commentsExtensible>
</file>

<file path=word/commentsIds.xml><?xml version="1.0" encoding="utf-8"?>
<w16cid:commentsIds xmlns:w16cid="http://schemas.microsoft.com/office/word/2016/wordml/cid" xmlns:mc="http://schemas.openxmlformats.org/markup-compatibility/2006" mc:Ignorable="w16cid">
  <w16cid:commentId w16cid:paraId="10000001" w16cid:durableId="3E3779B2"/>
</w16cid:commentsId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rFonts w:ascii="Noto Sans" w:hAnsi="Noto Sans" w:eastAsia="Noto Sans KR"/>
        <w:color w:val="6B7280"/>
        <w:sz w:val="17"/>
        <w:szCs w:val="17"/>
      </w:rPr>
      <w:t>모아페이 · 2026 상반기 주주서한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microsoft.com/office/2016/09/relationships/commentsIds" Target="commentsIds.xml"/><Relationship Id="rId9" Type="http://schemas.microsoft.com/office/2018/08/relationships/commentsExtensible" Target="commentsExtensi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moapay-annual-letter.v2</dc:title>
  <dc:creator>Mixdog</dc:creator>
  <cp:lastModifiedBy>Mixdog</cp:lastModifiedBy>
  <dcterms:created xsi:type="dcterms:W3CDTF">2026-09-23T07:40:33Z</dcterms:created>
  <dcterms:modified xsi:type="dcterms:W3CDTF">2026-09-23T07:40:33Z</dcterms:modified>
</cp:coreProperties>
</file>